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 xmlns:v="urn:schemas-microsoft-com:vml">
  <w:body>
    <w:p>
      <w:pPr>
        <w:pStyle w:val="Title"/>
      </w:pPr>
      <w:r>
        <w:t xml:space="preserve">Printer Supplies Handbook</w:t>
      </w:r>
    </w:p>
    <w:p>
      <w:pPr>
        <w:pStyle w:val="berschrift1"/>
      </w:pPr>
      <w:r>
        <w:t xml:space="preserve">Getting started</w:t>
      </w:r>
    </w:p>
    <w:p>
      <w:r>
        <w:t xml:space="preserve">This guide explains how to keep the office printers running. Ask </w:t>
      </w:r>
      <w:r>
        <w:rPr>
          <w:b/>
        </w:rPr>
        <w:t xml:space="preserve">Sam</w:t>
      </w:r>
      <w:r>
        <w:t xml:space="preserve"> before ordering more </w:t>
      </w:r>
      <w:r>
        <w:rPr>
          <w:i/>
        </w:rPr>
        <w:t xml:space="preserve">toner</w:t>
      </w:r>
      <w:r>
        <w:t xml:space="preserve">.</w:t>
      </w:r>
    </w:p>
    <w:p>
      <w:r>
        <w:t xml:space="preserve">A run can be split </w:t>
      </w:r>
      <w:r>
        <w:t xml:space="preserve">mid</w:t>
      </w:r>
      <w:r>
        <w:t xml:space="preserve">word</w:t>
      </w:r>
      <w:r>
        <w:t xml:space="preserve"> and still read as one word.</w:t>
      </w:r>
    </w:p>
    <w:p>
      <w:r>
        <w:rPr>
          <w:b w:val="0"/>
        </w:rPr>
        <w:t xml:space="preserve">This text is explicitly not bold, even though a &lt;w:b&gt; element is present.</w:t>
      </w:r>
    </w:p>
    <w:p>
      <w:pPr>
        <w:pStyle w:val="berschrift2"/>
      </w:pPr>
      <w:r>
        <w:t xml:space="preserve">Ordering toner</w:t>
      </w:r>
    </w:p>
    <w:p>
      <w:pPr>
        <w:pStyle w:val="Listenabsatz"/>
        <w:numPr>
          <w:ilvl w:val="0"/>
          <w:numId w:val="1"/>
        </w:numPr>
      </w:pPr>
      <w:r>
        <w:t xml:space="preserve">Check the cupboard first</w:t>
      </w:r>
    </w:p>
    <w:p>
      <w:pPr>
        <w:pStyle w:val="Listenabsatz"/>
        <w:numPr>
          <w:ilvl w:val="1"/>
          <w:numId w:val="1"/>
        </w:numPr>
      </w:pPr>
      <w:r>
        <w:t xml:space="preserve">Look on the top shelf</w:t>
      </w:r>
    </w:p>
    <w:p>
      <w:pPr>
        <w:pStyle w:val="Listenabsatz"/>
        <w:numPr>
          <w:ilvl w:val="0"/>
          <w:numId w:val="1"/>
        </w:numPr>
      </w:pPr>
      <w:r>
        <w:t xml:space="preserve">Note the model number</w:t>
      </w:r>
    </w:p>
    <w:p>
      <w:pPr>
        <w:pStyle w:val="Listenabsatz"/>
        <w:numPr>
          <w:ilvl w:val="0"/>
          <w:numId w:val="2"/>
        </w:numPr>
      </w:pPr>
      <w:r>
        <w:t xml:space="preserve">Email Sam with the model number</w:t>
      </w:r>
    </w:p>
    <w:p>
      <w:pPr>
        <w:pStyle w:val="Listenabsatz"/>
        <w:numPr>
          <w:ilvl w:val="1"/>
          <w:numId w:val="2"/>
        </w:numPr>
      </w:pPr>
      <w:r>
        <w:t xml:space="preserve">cc the office manager</w:t>
      </w:r>
    </w:p>
    <w:p>
      <w:pPr>
        <w:pStyle w:val="Listenabsatz"/>
        <w:numPr>
          <w:ilvl w:val="0"/>
          <w:numId w:val="2"/>
        </w:numPr>
      </w:pPr>
      <w:r>
        <w:t xml:space="preserve">Wait for confirmation before ordering</w:t>
      </w:r>
    </w:p>
    <w:p>
      <w:hyperlink r:id="rIdHyperlink1">
        <w:r>
          <w:rPr>
            <w:rStyle w:val="Internetlink"/>
          </w:rPr>
          <w:t xml:space="preserve">the supplier's ordering page</w:t>
        </w:r>
      </w:hyperlink>
    </w:p>
    <w:p>
      <w:r>
        <w:fldChar w:fldCharType="begin"/>
      </w:r>
      <w:r>
        <w:instrText xml:space="preserve"> HYPERLINK "https://printers.example/manual" </w:instrText>
      </w:r>
      <w:r>
        <w:fldChar w:fldCharType="separate"/>
      </w:r>
      <w:r>
        <w:t xml:space="preserve">full manual</w:t>
      </w:r>
      <w:r>
        <w:fldChar w:fldCharType="end"/>
      </w:r>
    </w:p>
    <w:p>
      <w:pPr>
        <w:pStyle w:val="berschrift3"/>
      </w:pPr>
      <w:r>
        <w:t xml:space="preserve">Model reference</w:t>
      </w:r>
    </w:p>
    <w:tbl>
      <w:tblPr>
        <w:tblW w:w="0" w:type="auto"/>
      </w:tblPr>
      <w:tblGrid>
        <w:gridCol/>
        <w:gridCol/>
        <w:gridCol/>
      </w:tblGrid>
      <w:tr>
        <w:trPr>
          <w:tblHeader/>
        </w:trPr>
        <w:tc>
          <w:tcPr>
            <w:gridSpan w:val="2"/>
          </w:tcPr>
          <w:p>
            <w:r>
              <w:rPr>
                <w:b/>
              </w:rPr>
              <w:t xml:space="preserve">Model</w:t>
            </w:r>
          </w:p>
        </w:tc>
        <w:tc>
          <w:p>
            <w:r>
              <w:rPr>
                <w:b/>
              </w:rPr>
              <w:t xml:space="preserve">Toner code</w:t>
            </w:r>
          </w:p>
        </w:tc>
      </w:tr>
      <w:tr>
        <w:tc>
          <w:tcPr>
            <w:gridSpan w:val="2"/>
            <w:vMerge w:val="restart"/>
          </w:tcPr>
          <w:p>
            <w:r>
              <w:t xml:space="preserve">LX-4200</w:t>
            </w:r>
          </w:p>
        </w:tc>
        <w:tc>
          <w:p>
            <w:r>
              <w:t xml:space="preserve">TN-820</w:t>
            </w:r>
          </w:p>
        </w:tc>
      </w:tr>
      <w:tr>
        <w:tc>
          <w:tcPr>
            <w:gridSpan w:val="2"/>
            <w:vMerge/>
          </w:tcPr>
          <w:p>
            <w:r>
              <w:t xml:space="preserve"/>
            </w:r>
          </w:p>
        </w:tc>
        <w:tc>
          <w:p>
            <w:r>
              <w:t xml:space="preserve">TN-821</w:t>
            </w:r>
          </w:p>
        </w:tc>
      </w:tr>
    </w:tbl>
    <w:p>
      <w:commentRangeStart w:id="0"/>
      <w:r>
        <w:t xml:space="preserve">the current stock levels</w:t>
      </w:r>
      <w:commentRangeEnd w:id="0"/>
      <w:r>
        <w:commentReference w:id="0"/>
      </w:r>
    </w:p>
    <w:p>
      <w:r>
        <w:t xml:space="preserve">Prices last checked</w:t>
      </w:r>
      <w:r>
        <w:t xml:space="preserve"> last quarter</w:t>
      </w:r>
      <w:r>
        <w:rPr>
          <w:rStyle w:val="FootnoteReference"/>
        </w:rPr>
        <w:footnoteReference w:id="1"/>
      </w:r>
    </w:p>
    <w:p>
      <w:r>
        <w:t xml:space="preserve">Diagram of the toner compartment:</w:t>
      </w:r>
    </w:p>
    <w:p>
      <w:r>
        <w:drawing>
          <wp:inline distT="0" distB="0" distL="0" distR="0">
            <wp:extent cx="2286000" cy="1714500"/>
            <wp:docPr id="1" name="Picture" descr="Diagram of the printer's toner compartment"/>
            <a:graphic>
              <a:graphicData uri="http://schemas.openxmlformats.org/drawingml/2006/picture">
                <pic:pic>
                  <pic:blipFill>
                    <a:blip r:embed="rIdImage1"/>
                  </pic:blipFill>
                  <pic:spPr>
                    <a:xfrm>
                      <a:ext cx="2286000" cy="1714500"/>
                    </a:xfrm>
                  </pic:spPr>
                </pic:pic>
              </a:graphicData>
            </a:graphic>
          </wp:inline>
        </w:drawing>
      </w:r>
    </w:p>
    <w:p>
      <w:r>
        <w:t xml:space="preserve">Photo of a spare cartridge:</w:t>
      </w:r>
    </w:p>
    <w:p>
      <w:r>
        <w:drawing>
          <wp:inline distT="0" distB="0" distL="0" distR="0">
            <wp:extent cx="1828800" cy="1371600"/>
            <wp:docPr id="1" name="Picture" descr="Spare toner cartridge on a shelf"/>
            <a:graphic>
              <a:graphicData uri="http://schemas.openxmlformats.org/drawingml/2006/picture">
                <pic:pic>
                  <pic:blipFill>
                    <a:blip r:embed="rIdImage2"/>
                  </pic:blipFill>
                  <pic:spPr>
                    <a:xfrm>
                      <a:ext cx="1828800" cy="1371600"/>
                    </a:xfrm>
                  </pic:spPr>
                </pic:pic>
              </a:graphicData>
            </a:graphic>
          </wp:inline>
        </w:drawing>
      </w:r>
    </w:p>
    <w:p>
      <w:r>
        <w:t xml:space="preserve">A scanned label (EMF):</w:t>
      </w:r>
    </w:p>
    <w:p>
      <w:r>
        <w:drawing>
          <wp:inline distT="0" distB="0" distL="0" distR="0">
            <wp:extent cx="1000000" cy="500000"/>
            <wp:docPr id="1" name="Picture" descr="Scanned supplier label"/>
            <a:graphic>
              <a:graphicData uri="http://schemas.openxmlformats.org/drawingml/2006/picture">
                <pic:pic>
                  <pic:blipFill>
                    <a:blip r:embed="rIdImage3"/>
                  </pic:blipFill>
                  <pic:spPr>
                    <a:xfrm>
                      <a:ext cx="10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Monthly usage:</w:t>
      </w:r>
    </w:p>
    <w:p>
      <w:r>
        <w:drawing>
          <wp:inline distT="0" distB="0" distL="0" distR="0">
            <wp:extent cx="4572000" cy="2286000"/>
            <wp:docPr id="2" name="Chart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p>
      <w:r>
        <w:t xml:space="preserve">Office structure:</w:t>
      </w:r>
    </w:p>
    <w:p>
      <w:r>
        <mc:AlternateContent xmlns:mc="http://schemas.openxmlformats.org/markup-compatibility/2006">
          <mc:Choice Requires="dgm">
            <w:drawing>
              <wp:inline>
                <wp:extent cx="1" cy="1"/>
                <wp:docPr id="3" name="SmartArt"/>
                <a:graphic>
                  <a:graphicData uri="http://schemas.openxmlformats.org/drawingml/2006/diagram">
                    <dgm:relIds xmlns:dgm="http://schemas.openxmlformats.org/drawingml/2006/diagram" r:dm="rIdSmartArtData" r:lo="rIdSmartArtData" r:qs="rIdSmartArtData" r:cs="rIdSmartArtData"/>
                  </a:graphicData>
                </a:graphic>
              </wp:inline>
            </w:drawing>
          </mc:Choice>
          <mc:Fallback>
            <w:r>
              <w:t xml:space="preserve">[SmartArt: office chain of command]</w:t>
            </w:r>
          </mc:Fallback>
        </mc:AlternateContent>
      </w:r>
    </w:p>
    <w:p>
      <w:r>
        <w:t xml:space="preserve">A decorative shape:</w:t>
      </w:r>
    </w:p>
    <w:p>
      <w:r>
        <w:pict xmlns:v="urn:schemas-microsoft-com:vml">
          <v:rect id="shape1" style="width:50pt;height:50pt" fillcolor="#D9531E"/>
        </w:pict>
      </w:r>
    </w:p>
    <w:p>
      <w:r>
        <w:t xml:space="preserve">A quick calculation:</w:t>
      </w:r>
    </w:p>
    <w:p>
      <m:oMath xmlns:m="http://schemas.openxmlformats.org/officeDocument/2006/math">
        <m:f>
          <m:fPr/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pict xmlns:v="urn:schemas-microsoft-com:vml">
          <v:shape id="textbox1" style="width:200pt;height:40pt">
            <v:textbox>
              <w:txbxContent>
                <w:p>
                  <w:r>
                    <w:t xml:space="preserve">Note: check toner levels weekly.</w:t>
                  </w:r>
                </w:p>
              </w:txbxContent>
            </v:textbox>
          </v:shape>
        </w:pict>
      </w:r>
    </w:p>
    <w:p>
      <w:r>
        <w:t xml:space="preserve">Tracked changes: </w:t>
      </w:r>
      <w:ins w:id="900" w:author="Sam" w:date="2026-01-01T00:00:00Z">
        <w:r>
          <w:t xml:space="preserve">please order two boxes</w:t>
        </w:r>
      </w:ins>
      <w:del w:id="901" w:author="Sam" w:date="2026-01-01T00:00:00Z">
        <w:r>
          <w:delText xml:space="preserve">order one box</w:delText>
        </w:r>
      </w:del>
    </w:p>
    <w:p>
      <w:r>
        <w:t xml:space="preserve">End of document.</w:t>
      </w:r>
    </w:p>
    <w:sectPr>
      <w:headerReference w:type="default" r:id="rIdHeader1"/>
      <w:footerReference w:type="default" r:id="rIdFooter1"/>
    </w:sectPr>
  </w:body>
</w:document>
</file>

<file path=word/comments.xml><?xml version="1.0" encoding="utf-8"?>
<w:comments xmlns:w="http://schemas.openxmlformats.org/wordprocessingml/2006/main">
  <w:comment w:id="0" w:author="Sam" w:date="2026-01-01T00:00:00Z">
    <w:p>
      <w:r>
        <w:t xml:space="preserve">Double check this figure before publishing.</w:t>
      </w:r>
    </w:p>
  </w:comment>
</w:comments>
</file>

<file path=word/footer1.xml><?xml version="1.0" encoding="utf-8"?>
<w:ftr xmlns:w="http://schemas.openxmlformats.org/wordprocessingml/2006/main">
  <w:p>
    <w:r>
      <w:t xml:space="preserve">Internal use only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Prices checked January 2026.</w:t>
      </w:r>
    </w:p>
  </w:footnote>
</w:footnotes>
</file>

<file path=word/header1.xml><?xml version="1.0" encoding="utf-8"?>
<w:hdr xmlns:w="http://schemas.openxmlformats.org/wordprocessingml/2006/main">
  <w:p>
    <w:r>
      <w:t xml:space="preserve">Comp HQ — Printer Supplies Handbook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  <w:pPr>
      <w:outlineLvl w:val="0"/>
    </w:pPr>
  </w:style>
  <w:style w:type="paragraph" w:styleId="berschrift2">
    <w:name w:val="heading 2"/>
    <w:basedOn w:val="Normal"/>
    <w:pPr>
      <w:outlineLvl w:val="1"/>
    </w:pPr>
  </w:style>
  <w:style w:type="paragraph" w:styleId="berschrift3">
    <w:name w:val="heading 3"/>
    <w:basedOn w:val="Normal"/>
    <w:pPr>
      <w:outlineLvl w:val="2"/>
    </w:pPr>
  </w:style>
  <w:style w:type="paragraph" w:styleId="Kundenberschrift">
    <w:name w:val="Customer Heading"/>
    <w:basedOn w:val="berschrift1"/>
  </w:style>
  <w:style w:type="paragraph" w:styleId="Listenabsatz">
    <w:name w:val="List Paragraph"/>
    <w:basedOn w:val="Normal"/>
  </w:style>
  <w:style w:type="character" w:styleId="Internetlink">
    <w:name w:val="Hyperlink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Header1" Type="http://schemas.openxmlformats.org/officeDocument/2006/relationships/header" Target="header1.xml"/>
<Relationship Id="rIdFooter1" Type="http://schemas.openxmlformats.org/officeDocument/2006/relationships/footer" Target="footer1.xml"/>
<Relationship Id="rIdComments" Type="http://schemas.openxmlformats.org/officeDocument/2006/relationships/comments" Target="comments.xml"/>
<Relationship Id="rIdFootnotes" Type="http://schemas.openxmlformats.org/officeDocument/2006/relationships/footnotes" Target="footnotes.xml"/>
<Relationship Id="rIdImage1" Type="http://schemas.openxmlformats.org/officeDocument/2006/relationships/image" Target="media/image1.png"/>
<Relationship Id="rIdImage2" Type="http://schemas.openxmlformats.org/officeDocument/2006/relationships/image" Target="media/image2.jpeg"/>
<Relationship Id="rIdImage3" Type="http://schemas.openxmlformats.org/officeDocument/2006/relationships/image" Target="media/image3.emf"/>
<Relationship Id="rIdChart" Type="http://schemas.openxmlformats.org/officeDocument/2006/relationships/chart" Target="charts/chart1.xml"/>
<Relationship Id="rIdHyperlink1" Type="http://schemas.openxmlformats.org/officeDocument/2006/relationships/hyperlink" Target="https://printers.example/order" TargetMode="External"/>
</Relationships>
</file>

<file path=word/charts/chart1.xml><?xml version="1.0" encoding="utf-8"?>
<c:chartSpace xmlns:c="http://schemas.openxmlformats.org/drawingml/2006/chart" xmlns:a="http://schemas.openxmlformats.org/drawingml/2006/main">
  <c:chart>
    <c:plotArea>
      <c:barChart>
        <c:barDir val="col"/>
        <c:ser>
          <c:idx val="0"/>
          <c:order val="0"/>
          <c:cat>
            <c:strRef>
              <c:f>Sheet1!$A$1:$A$2</c:f>
              <c:strCache>
                <c:pt idx="0">
                  <c:v>Jan</c:v>
                </c:pt>
                <c:pt idx="1">
                  <c:v>Feb</c:v>
                </c:pt>
              </c:strCache>
            </c:strRef>
          </c:cat>
          <c:val>
            <c:numRef>
              <c:f>Sheet1!$B$1:$B$2</c:f>
              <c:numCache>
                <c:pt idx="0">
                  <c:v>4</c:v>
                </c:pt>
                <c:pt idx="1">
                  <c:v>7</c:v>
                </c:pt>
              </c:numCache>
            </c:numRef>
          </c:val>
        </c:ser>
      </c:barChart>
    </c:plotArea>
  </c:chart>
</c:chartSpace>
</file>

<file path=docProps/app.xml><?xml version="1.0" encoding="utf-8"?>
<Properties xmlns="http://schemas.openxmlformats.org/officeDocument/2006/extended-properties">
  <Application>comphq-fixture-generator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</dc:title>
  <dc:creator>Comp HQ fixture generator</dc:creator>
  <dcterms:created xsi:type="dcterms:W3CDTF">2026-01-01T00:00:00Z</dcterms:created>
  <dcterms:modified xsi:type="dcterms:W3CDTF">2026-01-01T00:00:00Z</dcterms:modified>
</cp:coreProperties>
</file>